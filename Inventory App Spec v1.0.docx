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4"/>
        </w:rPr>
        <w:t>Austin Grind — Inventory Web App</w:t>
      </w:r>
    </w:p>
    <w:p>
      <w:pPr>
        <w:jc w:val="center"/>
      </w:pPr>
      <w:r>
        <w:rPr>
          <w:sz w:val="26"/>
        </w:rPr>
        <w:t>Master Technical Specification  v1.0</w:t>
      </w:r>
    </w:p>
    <w:p>
      <w:pPr>
        <w:jc w:val="center"/>
      </w:pPr>
      <w:r>
        <w:rPr>
          <w:sz w:val="20"/>
        </w:rPr>
        <w:t>May 2026  |  ALWAYS load this document into Claude before making any changes to the app</w:t>
      </w:r>
    </w:p>
    <w:p/>
    <w:p>
      <w:pPr>
        <w:pStyle w:val="Heading1"/>
      </w:pPr>
      <w:r>
        <w:rPr>
          <w:color w:val="1A3A5C"/>
        </w:rPr>
        <w:t>1. Application Overview</w:t>
      </w:r>
    </w:p>
    <w:p>
      <w:r>
        <w:t>The Austin Grind Inventory Web App is a single-file HTML/CSS/JS application that manages weekly inventory counting, purchase-order (PO) generation, historical usage tracking, and item-catalog management for Austin Grind coffee-house operations.</w:t>
      </w:r>
    </w:p>
    <w:p>
      <w:r>
        <w:t>Key capabilities:</w:t>
      </w:r>
    </w:p>
    <w:p>
      <w:pPr>
        <w:pStyle w:val="ListBullet"/>
        <w:ind w:left="360"/>
      </w:pPr>
      <w:r>
        <w:t>PIN-based login with staff and manager roles</w:t>
      </w:r>
    </w:p>
    <w:p>
      <w:pPr>
        <w:pStyle w:val="ListBullet"/>
        <w:ind w:left="360"/>
      </w:pPr>
      <w:r>
        <w:t>Weekly inventory count entry with keyboard navigation</w:t>
      </w:r>
    </w:p>
    <w:p>
      <w:pPr>
        <w:pStyle w:val="ListBullet"/>
        <w:ind w:left="360"/>
      </w:pPr>
      <w:r>
        <w:t>Auto-calculated purchase orders: cases to order = ceil(max(PAR − Count, 0) / units_per_case)</w:t>
      </w:r>
    </w:p>
    <w:p>
      <w:pPr>
        <w:pStyle w:val="ListBullet"/>
        <w:ind w:left="360"/>
      </w:pPr>
      <w:r>
        <w:t>2-week rolling usage columns displayed while counting</w:t>
      </w:r>
    </w:p>
    <w:p>
      <w:pPr>
        <w:pStyle w:val="ListBullet"/>
        <w:ind w:left="360"/>
      </w:pPr>
      <w:r>
        <w:t>History query with date-range filter, 4-week average shortage, CSV export</w:t>
      </w:r>
    </w:p>
    <w:p>
      <w:pPr>
        <w:pStyle w:val="ListBullet"/>
        <w:ind w:left="360"/>
      </w:pPr>
      <w:r>
        <w:t>Item catalog management: add / edit / activate / reorder / print</w:t>
      </w:r>
    </w:p>
    <w:p>
      <w:pPr>
        <w:pStyle w:val="ListBullet"/>
        <w:ind w:left="360"/>
      </w:pPr>
      <w:r>
        <w:t>Local session and count persistence via localStorage (offline-capable)</w:t>
      </w:r>
    </w:p>
    <w:p>
      <w:pPr>
        <w:pStyle w:val="ListBullet"/>
        <w:ind w:left="360"/>
      </w:pPr>
      <w:r>
        <w:t>Supabase (PostgreSQL) as cloud backend for catalog and count history</w:t>
      </w:r>
    </w:p>
    <w:p/>
    <w:p>
      <w:r>
        <w:t>Deployment:</w:t>
      </w:r>
    </w:p>
    <w:p>
      <w:pPr>
        <w:pStyle w:val="ListBullet"/>
        <w:ind w:left="360"/>
      </w:pPr>
      <w:r>
        <w:t>Hosted on GitHub Pages (gh-pages branch), deployed via GitHub Actions. Repo: austingrind/austin-grind-inventory. Live URL: https://austingrind.github.io/austin-grind-inventory/</w:t>
      </w:r>
    </w:p>
    <w:p>
      <w:pPr>
        <w:pStyle w:val="ListBullet"/>
        <w:ind w:left="360"/>
      </w:pPr>
      <w:r>
        <w:t>config.js generated at deploy time from GitHub Secrets (SUPABASE_URL, SUPABASE_KEY)</w:t>
      </w:r>
    </w:p>
    <w:p>
      <w:pPr>
        <w:pStyle w:val="ListBullet"/>
        <w:ind w:left="360"/>
      </w:pPr>
      <w:r>
        <w:t>File: index.html  (~2,080 lines, single self-contained file)</w:t>
      </w:r>
    </w:p>
    <w:p>
      <w:pPr>
        <w:pStyle w:val="Heading1"/>
      </w:pPr>
      <w:r>
        <w:rPr>
          <w:color w:val="1A3A5C"/>
        </w:rPr>
        <w:t>2. Authentication &amp; Session</w:t>
      </w:r>
    </w:p>
    <w:p>
      <w:pPr>
        <w:pStyle w:val="Heading2"/>
      </w:pPr>
      <w:r>
        <w:rPr>
          <w:color w:val="1A3A5C"/>
        </w:rPr>
        <w:t>2.1 PIN Table</w:t>
      </w:r>
    </w:p>
    <w:p>
      <w:r>
        <w:t>PINs are hardcoded in the PINS constant near the top of the script:</w:t>
      </w:r>
    </w:p>
    <w:p>
      <w:pPr>
        <w:ind w:left="576"/>
      </w:pPr>
      <w:r>
        <w:rPr>
          <w:rFonts w:ascii="Courier New" w:hAnsi="Courier New"/>
          <w:sz w:val="18"/>
        </w:rPr>
        <w:t>const PINS = {'1234':'staff', '9876':'manager', '5432':'manager'};</w:t>
      </w:r>
    </w:p>
    <w:p>
      <w:r>
        <w:t>A third manager PIN (5432) is included as a spare. Roles: staff, manager.</w:t>
      </w:r>
    </w:p>
    <w:p>
      <w:pPr>
        <w:pStyle w:val="Heading2"/>
      </w:pPr>
      <w:r>
        <w:rPr>
          <w:color w:val="1A3A5C"/>
        </w:rPr>
        <w:t>2.2 Session Persistence</w:t>
      </w:r>
    </w:p>
    <w:p>
      <w:r>
        <w:t>After a successful login, session data is stored in localStorage:</w:t>
      </w:r>
    </w:p>
    <w:p>
      <w:pPr>
        <w:pStyle w:val="ListBullet"/>
        <w:ind w:left="360"/>
      </w:pPr>
      <w:r>
        <w:t>ag_role — user role string ('staff' or 'manager')</w:t>
      </w:r>
    </w:p>
    <w:p>
      <w:pPr>
        <w:pStyle w:val="ListBullet"/>
        <w:ind w:left="360"/>
      </w:pPr>
      <w:r>
        <w:t>ag_pin_hash — base64-encoded PIN (atob/btoa, convenience only — not cryptographically secure)</w:t>
      </w:r>
    </w:p>
    <w:p>
      <w:r>
        <w:t>On page load, checkSession() reads these keys and restores the session without requiring re-entry of PIN.</w:t>
      </w:r>
    </w:p>
    <w:p>
      <w:pPr>
        <w:pStyle w:val="Heading2"/>
      </w:pPr>
      <w:r>
        <w:rPr>
          <w:color w:val="1A3A5C"/>
        </w:rPr>
        <w:t>2.3 Key Functions</w:t>
      </w:r>
    </w:p>
    <w:p>
      <w:pPr>
        <w:pStyle w:val="ListBullet"/>
        <w:ind w:left="360"/>
      </w:pPr>
      <w:r>
        <w:t>submitPin() — Validates PIN, sets userRole, writes localStorage, calls applyRoleUI() then initApp()</w:t>
      </w:r>
    </w:p>
    <w:p>
      <w:pPr>
        <w:pStyle w:val="ListBullet"/>
        <w:ind w:left="360"/>
      </w:pPr>
      <w:r>
        <w:t>checkSession() — Reads localStorage, validates PIN hash vs stored role, returns true/false</w:t>
      </w:r>
    </w:p>
    <w:p>
      <w:pPr>
        <w:pStyle w:val="ListBullet"/>
        <w:ind w:left="360"/>
      </w:pPr>
      <w:r>
        <w:t>applyRoleUI() — Shows/hides manager-only tabs; shows Sign Out button</w:t>
      </w:r>
    </w:p>
    <w:p>
      <w:pPr>
        <w:pStyle w:val="ListBullet"/>
        <w:ind w:left="360"/>
      </w:pPr>
      <w:r>
        <w:t>signOut() — Clears ag_role and ag_pin_hash from localStorage, hides manager tabs, shows login screen</w:t>
      </w:r>
    </w:p>
    <w:p>
      <w:pPr>
        <w:pStyle w:val="Heading2"/>
      </w:pPr>
      <w:r>
        <w:rPr>
          <w:color w:val="1A3A5C"/>
        </w:rPr>
        <w:t>2.4 Manager-Only Tabs</w:t>
      </w:r>
    </w:p>
    <w:p>
      <w:pPr>
        <w:ind w:left="576"/>
      </w:pPr>
      <w:r>
        <w:rPr>
          <w:rFonts w:ascii="Courier New" w:hAnsi="Courier New"/>
          <w:sz w:val="18"/>
        </w:rPr>
        <w:t>const MANAGER_TABS = new Set(['history', 'catalog']);</w:t>
      </w:r>
    </w:p>
    <w:p>
      <w:r>
        <w:t>Attempting to navigate to a manager tab as staff shows a toast and aborts the tab switch.</w:t>
      </w:r>
    </w:p>
    <w:p>
      <w:pPr>
        <w:pStyle w:val="Heading1"/>
      </w:pPr>
      <w:r>
        <w:rPr>
          <w:color w:val="1A3A5C"/>
        </w:rPr>
        <w:t>3. Tabs &amp; Panels</w:t>
      </w:r>
    </w:p>
    <w:p>
      <w:pPr>
        <w:pStyle w:val="Heading2"/>
      </w:pPr>
      <w:r>
        <w:rPr>
          <w:color w:val="1A3A5C"/>
        </w:rPr>
        <w:t>3.1 Count Tab  (panel-count)</w:t>
      </w:r>
    </w:p>
    <w:p>
      <w:r>
        <w:t>Role: staff + manager. The primary daily-use screen.</w:t>
      </w:r>
    </w:p>
    <w:p>
      <w:pPr>
        <w:pStyle w:val="ListBullet"/>
        <w:ind w:left="360"/>
      </w:pPr>
      <w:del w:id="201" w:author="Claude" w:date="2026-05-06T00:00:00Z">
        <w:r>
          <w:delText>Date picker selects the week (Sunday-based). Defaults to current week on load.</w:delText>
        </w:r>
      </w:del>
      <w:ins w:id="202" w:author="Claude" w:date="2026-05-06T00:00:00Z">
        <w:r>
          <w:t>Date picker defaults to today. Date mode behaviour:</w:t>
        </w:r>
      </w:ins>
    </w:p>
    <w:p>
      <w:pPr>
        <w:pStyle w:val="ListBullet"/>
        <w:ind w:left="720"/>
      </w:pPr>
      <w:ins w:id="203" w:author="Claude" w:date="2026-05-06T00:00:00Z">
        <w:r>
          <w:t>Today (default): fully editable; save bar visible; counts restored from localStorage.</w:t>
        </w:r>
      </w:ins>
    </w:p>
    <w:p>
      <w:pPr>
        <w:pStyle w:val="ListBullet"/>
        <w:ind w:left="720"/>
      </w:pPr>
      <w:del w:id="217" w:author="Claude" w:date="2026-06-06T00:00:00Z">
        <w:r>
          <w:delText xml:space="preserve">Past date, no saved data: fully editable — staff can backfill a missed date.</w:delText>
        </w:r>
      </w:del>
      <w:ins w:id="218" w:author="Claude" w:date="2026-06-06T00:00:00Z">
        <w:r>
          <w:t xml:space="preserve">Past date, no saved data: read-only (same lock banner, message reads “no saved counts yet”). Staff click “Edit” to unlock and enter a backfill for the missed date.</w:t>
        </w:r>
      </w:ins>
    </w:p>
    <w:p>
      <w:pPr>
        <w:pStyle w:val="ListBullet"/>
        <w:ind w:left="720"/>
      </w:pPr>
      <w:del w:id="219" w:author="Claude" w:date="2026-06-06T00:00:00Z">
        <w:r>
          <w:delText xml:space="preserve">Past date, saved data exists: read-only (lock banner shown, inputs disabled, save bar hidden). An “Edit” button in the banner unlocks all inputs and reveals the save bar so counts can be corrected. Saving overwrites via the delete-then-reinsert pattern.</w:delText>
        </w:r>
      </w:del>
      <w:ins w:id="220" w:author="Claude" w:date="2026-06-06T00:00:00Z">
        <w:r>
          <w:t xml:space="preserve">Past date, saved data exists: read-only (banner message reads “saved counts loaded (read-only)”). The “Edit” button unlocks inputs and reveals the save bar for corrections. Saving overwrites via delete-then-reinsert.</w:t>
        </w:r>
      </w:ins>
    </w:p>
    <w:p>
      <w:pPr>
        <w:pStyle w:val="ListBullet"/>
        <w:ind w:left="360"/>
      </w:pPr>
      <w:r>
        <w:t>Staff name input (optional) — persisted to localStorage key ag_staff.</w:t>
      </w:r>
    </w:p>
    <w:p>
      <w:pPr>
        <w:pStyle w:val="ListBullet"/>
        <w:ind w:left="360"/>
      </w:pPr>
      <w:r>
        <w:t>Category filter dropdown — populated from live catalog.</w:t>
      </w:r>
    </w:p>
    <w:p>
      <w:pPr>
        <w:pStyle w:val="ListBullet"/>
        <w:ind w:left="360"/>
      </w:pPr>
      <w:r>
        <w:t>Items displayed grouped by category, sorted by sort_order then item_order.</w:t>
      </w:r>
    </w:p>
    <w:p>
      <w:pPr>
        <w:pStyle w:val="ListBullet"/>
        <w:ind w:left="360"/>
      </w:pPr>
      <w:r>
        <w:t>Per-item row: Name, PAR, Count input, Shortage badge, Order badge, 2-week usage cols.</w:t>
      </w:r>
    </w:p>
    <w:p>
      <w:pPr>
        <w:pStyle w:val="ListBullet"/>
        <w:ind w:left="360"/>
      </w:pPr>
      <w:r>
        <w:t>Progress pill shows "X / total" items counted.</w:t>
      </w:r>
    </w:p>
    <w:p>
      <w:pPr>
        <w:pStyle w:val="ListBullet"/>
        <w:ind w:left="360"/>
      </w:pPr>
      <w:r>
        <w:t>Order badge turns red when count &lt; PAR (shortage).</w:t>
      </w:r>
    </w:p>
    <w:p>
      <w:pPr>
        <w:pStyle w:val="ListBullet"/>
        <w:ind w:left="360"/>
      </w:pPr>
      <w:r>
        <w:t>Fixed bottom save-bar: Save to Database button + View Orders button.</w:t>
      </w:r>
    </w:p>
    <w:p>
      <w:pPr>
        <w:pStyle w:val="Heading2"/>
      </w:pPr>
      <w:r>
        <w:rPr>
          <w:color w:val="1A3A5C"/>
        </w:rPr>
        <w:t>3.2 Orders Tab  (panel-po)</w:t>
      </w:r>
    </w:p>
    <w:p>
      <w:r>
        <w:t>Role: staff + manager.</w:t>
      </w:r>
    </w:p>
    <w:p>
      <w:pPr>
        <w:pStyle w:val="ListBullet"/>
        <w:ind w:left="360"/>
      </w:pPr>
      <w:r>
        <w:t>Displays auto-calculated purchase orders grouped by vendor.</w:t>
      </w:r>
    </w:p>
    <w:p>
      <w:pPr>
        <w:pStyle w:val="ListBullet"/>
        <w:ind w:left="360"/>
      </w:pPr>
      <w:r>
        <w:t>Only items with order_cases &gt; 0 are shown.</w:t>
      </w:r>
    </w:p>
    <w:p>
      <w:pPr>
        <w:pStyle w:val="ListBullet"/>
        <w:ind w:left="360"/>
      </w:pPr>
      <w:r>
        <w:t>Per-vendor card: vendor name, item table (Name/SKU, PAR, Count, Order Cases, Price/case, Total).</w:t>
      </w:r>
    </w:p>
    <w:p>
      <w:pPr>
        <w:pStyle w:val="ListBullet"/>
        <w:ind w:left="360"/>
      </w:pPr>
      <w:r>
        <w:t>Estimated total shown per vendor card if price data available.</w:t>
      </w:r>
    </w:p>
    <w:p>
      <w:pPr>
        <w:pStyle w:val="ListBullet"/>
        <w:ind w:left="360"/>
      </w:pPr>
      <w:r>
        <w:t>Actions: Download CSV, Print (calls window.print()).</w:t>
      </w:r>
    </w:p>
    <w:p>
      <w:pPr>
        <w:pStyle w:val="ListBullet"/>
        <w:ind w:left="360"/>
      </w:pPr>
      <w:r>
        <w:t>Vendor filter dropdown limits view to one vendor.</w:t>
      </w:r>
    </w:p>
    <w:p>
      <w:pPr>
        <w:pStyle w:val="Heading2"/>
      </w:pPr>
      <w:r>
        <w:rPr>
          <w:color w:val="1A3A5C"/>
        </w:rPr>
        <w:t>3.3 Summary Tab  (panel-summary)</w:t>
      </w:r>
    </w:p>
    <w:p>
      <w:r>
        <w:t>Role: staff + manager.</w:t>
      </w:r>
    </w:p>
    <w:p>
      <w:pPr>
        <w:pStyle w:val="ListBullet"/>
        <w:ind w:left="360"/>
      </w:pPr>
      <w:r>
        <w:t>High-level metrics: total items counted, items below PAR, estimated order cost.</w:t>
      </w:r>
    </w:p>
    <w:p>
      <w:pPr>
        <w:pStyle w:val="ListBullet"/>
        <w:ind w:left="360"/>
      </w:pPr>
      <w:r>
        <w:t>Breakdown table by vendor: items ordered, estimated cost per vendor.</w:t>
      </w:r>
    </w:p>
    <w:p>
      <w:pPr>
        <w:pStyle w:val="Heading2"/>
      </w:pPr>
      <w:r>
        <w:rPr>
          <w:color w:val="1A3A5C"/>
        </w:rPr>
        <w:t>3.4 History Tab  (panel-history)  — Manager only</w:t>
      </w:r>
    </w:p>
    <w:p>
      <w:r>
        <w:t>Query historical counts from Supabase.</w:t>
      </w:r>
    </w:p>
    <w:p>
      <w:pPr>
        <w:pStyle w:val="ListBullet"/>
        <w:ind w:left="360"/>
      </w:pPr>
      <w:r>
        <w:t>Date range pickers (From / To). Defaults to 3 months ago → today.</w:t>
      </w:r>
    </w:p>
    <w:p>
      <w:pPr>
        <w:pStyle w:val="ListBullet"/>
        <w:ind w:left="360"/>
      </w:pPr>
      <w:r>
        <w:t>Filters: category, vendor, shortage-only toggle, sort (week/name/shortage/order).</w:t>
      </w:r>
    </w:p>
    <w:p>
      <w:pPr>
        <w:pStyle w:val="ListBullet"/>
        <w:ind w:left="360"/>
      </w:pPr>
      <w:r>
        <w:t>Table columns: Week, Item, Category, Vendor, PAR, Count, Shortage, Order Cases, Usage (4wk avg).</w:t>
      </w:r>
    </w:p>
    <w:p>
      <w:pPr>
        <w:pStyle w:val="ListBullet"/>
        <w:ind w:left="360"/>
      </w:pPr>
      <w:r>
        <w:t>4-week average shortage calculated client-side from loaded data.</w:t>
      </w:r>
    </w:p>
    <w:p>
      <w:pPr>
        <w:pStyle w:val="ListBullet"/>
        <w:ind w:left="360"/>
      </w:pPr>
      <w:r>
        <w:t>Download CSV export of filtered view.</w:t>
      </w:r>
    </w:p>
    <w:p>
      <w:pPr>
        <w:pStyle w:val="Heading2"/>
      </w:pPr>
      <w:r>
        <w:rPr>
          <w:color w:val="1A3A5C"/>
        </w:rPr>
        <w:t>3.5 Catalog Tab  (panel-catalog)  — Manager only</w:t>
      </w:r>
    </w:p>
    <w:p>
      <w:r>
        <w:t>Item master management.</w:t>
      </w:r>
    </w:p>
    <w:p>
      <w:pPr>
        <w:pStyle w:val="ListBullet"/>
        <w:ind w:left="360"/>
      </w:pPr>
      <w:r>
        <w:t>Full catalog list (active and inactive) with search and vendor filter.</w:t>
      </w:r>
    </w:p>
    <w:p>
      <w:pPr>
        <w:pStyle w:val="ListBullet"/>
        <w:ind w:left="360"/>
      </w:pPr>
      <w:r>
        <w:t>Per-item row: Item name, SKU, PAR, Vendor, Pack, Price, Active toggle, ↑↓ reorder, Edit button.</w:t>
      </w:r>
    </w:p>
    <w:p>
      <w:pPr>
        <w:pStyle w:val="ListBullet"/>
        <w:ind w:left="360"/>
      </w:pPr>
      <w:r>
        <w:t>Add Item button opens modal to create new catalog entry.</w:t>
      </w:r>
    </w:p>
    <w:p>
      <w:pPr>
        <w:pStyle w:val="ListBullet"/>
        <w:ind w:left="360"/>
      </w:pPr>
      <w:r>
        <w:t>Edit button opens modal to modify existing item.</w:t>
      </w:r>
    </w:p>
    <w:p>
      <w:pPr>
        <w:pStyle w:val="ListBullet"/>
        <w:ind w:left="360"/>
      </w:pPr>
      <w:r>
        <w:t>Active toggle (✅/⬜) calls PATCH to Supabase immediately.</w:t>
      </w:r>
    </w:p>
    <w:p>
      <w:pPr>
        <w:pStyle w:val="ListBullet"/>
        <w:ind w:left="360"/>
      </w:pPr>
      <w:r>
        <w:t>↑↓ buttons swap item_order within category; persisted to Supabase immediately.</w:t>
      </w:r>
    </w:p>
    <w:p>
      <w:pPr>
        <w:pStyle w:val="ListBullet"/>
        <w:ind w:left="360"/>
      </w:pPr>
      <w:r>
        <w:t>Print Catalog button opens print-friendly view in new window (active items only).</w:t>
      </w:r>
    </w:p>
    <w:p>
      <w:pPr>
        <w:pStyle w:val="Heading1"/>
      </w:pPr>
      <w:r>
        <w:rPr>
          <w:color w:val="1A3A5C"/>
        </w:rPr>
        <w:t>4. Global State Variables</w:t>
      </w:r>
    </w:p>
    <w:p>
      <w:r>
        <w:t>All state lives in module-level variables in the &lt;script&gt; block:</w:t>
      </w:r>
    </w:p>
    <w:p>
      <w:pPr>
        <w:pStyle w:val="ListBullet"/>
        <w:ind w:left="360"/>
      </w:pPr>
      <w:r>
        <w:t>userRole — string: null | 'staff' | 'manager'</w:t>
      </w:r>
    </w:p>
    <w:p>
      <w:pPr>
        <w:pStyle w:val="ListBullet"/>
        <w:ind w:left="360"/>
      </w:pPr>
      <w:r>
        <w:t>counts = {} — map of item_name → count_value; updated on every keystroke; saved to localStorage</w:t>
      </w:r>
    </w:p>
    <w:p>
      <w:pPr>
        <w:pStyle w:val="ListBullet"/>
        <w:ind w:left="360"/>
      </w:pPr>
      <w:r>
        <w:t>inputList = [] — ordered array of count input DOM elements used by handleKey() for navigation</w:t>
      </w:r>
    </w:p>
    <w:p>
      <w:pPr>
        <w:pStyle w:val="ListBullet"/>
        <w:ind w:left="360"/>
      </w:pPr>
      <w:r>
        <w:t>catalogData = [] — full catalog array fetched by loadCatalog() (Catalog tab)</w:t>
      </w:r>
    </w:p>
    <w:p>
      <w:pPr>
        <w:pStyle w:val="ListBullet"/>
        <w:ind w:left="360"/>
      </w:pPr>
      <w:r>
        <w:t>editingId = null — item id currently open in the Add/Edit modal; null when adding</w:t>
      </w:r>
    </w:p>
    <w:p>
      <w:pPr>
        <w:pStyle w:val="ListBullet"/>
        <w:ind w:left="360"/>
      </w:pPr>
      <w:r>
        <w:t>newCatMode = false — true when user is typing a new category instead of selecting existing</w:t>
      </w:r>
    </w:p>
    <w:p>
      <w:pPr>
        <w:pStyle w:val="ListBullet"/>
        <w:ind w:left="360"/>
      </w:pPr>
      <w:del w:id="206" w:author="Claude" w:date="2026-05-06T00:00:00Z">
        <w:r>
          <w:delText xml:space="preserve">usageData = {} — { weeks: [{ date, usage: { item_name: value } }, ...] } — last 2 week pairs</w:delText>
        </w:r>
      </w:del>
      <w:ins w:id="207" w:author="Claude" w:date="2026-05-06T00:00:00Z">
        <w:r>
          <w:t xml:space="preserve">usageData = {} — { weeks: [{ date, counts: { item_name: count_value } }, ...] } — prior 2 saved dates (count_value from each date)</w:t>
        </w:r>
      </w:ins>
    </w:p>
    <w:p>
      <w:pPr>
        <w:pStyle w:val="ListBullet"/>
        <w:ind w:left="360"/>
      </w:pPr>
      <w:r>
        <w:t>window._activeInventory = [] — active-only catalog loaded by loadCatalogForCount() for Count tab</w:t>
      </w:r>
    </w:p>
    <w:p>
      <w:pPr>
        <w:pStyle w:val="ListBullet"/>
        <w:ind w:left="360"/>
      </w:pPr>
      <w:r>
        <w:t>window._histData = [] — raw history rows from loadHistory() used by applyHistoryFilters()</w:t>
      </w:r>
    </w:p>
    <w:p>
      <w:pPr>
        <w:pStyle w:val="Heading1"/>
      </w:pPr>
      <w:r>
        <w:rPr>
          <w:color w:val="1A3A5C"/>
        </w:rPr>
        <w:t>5. Key Functions</w:t>
      </w:r>
    </w:p>
    <w:p>
      <w:pPr>
        <w:pStyle w:val="Heading2"/>
      </w:pPr>
      <w:r>
        <w:rPr>
          <w:color w:val="1A3A5C"/>
        </w:rPr>
        <w:t>5.1 Initialization</w:t>
      </w:r>
    </w:p>
    <w:p>
      <w:pPr>
        <w:pStyle w:val="ListBullet"/>
        <w:ind w:left="360"/>
      </w:pPr>
      <w:r>
        <w:t>window.onload() — Calls checkSession(); if valid session, calls applyRoleUI() + initApp(); else focuses PIN input.</w:t>
      </w:r>
    </w:p>
    <w:p>
      <w:pPr>
        <w:pStyle w:val="ListBullet"/>
        <w:ind w:left="360"/>
      </w:pPr>
      <w:r>
        <w:t>initApp() — Sets default week date, restores ag_counts / ag_staff / ag_week from localStorage, calls loadCatalogForCount(), sets history date defaults.</w:t>
      </w:r>
    </w:p>
    <w:p>
      <w:pPr>
        <w:pStyle w:val="Heading2"/>
      </w:pPr>
      <w:r>
        <w:rPr>
          <w:color w:val="1A3A5C"/>
        </w:rPr>
        <w:t>5.2 Count Tab Functions</w:t>
      </w:r>
    </w:p>
    <w:p>
      <w:pPr>
        <w:pStyle w:val="ListBullet"/>
        <w:ind w:left="360"/>
      </w:pPr>
      <w:r>
        <w:t>loadCatalogForCount() — GET /catalog?active=eq.true; sets window._activeInventory; calls renderCount() and loadRecentUsage().</w:t>
      </w:r>
    </w:p>
    <w:p>
      <w:pPr>
        <w:pStyle w:val="ListBullet"/>
        <w:ind w:left="360"/>
      </w:pPr>
      <w:r>
        <w:t>renderCount() — Filters by category, groups by category, sorts by sort_order/item_order; renders count rows with PAR, count input, shortage/order badges, 2-week usage cols.</w:t>
      </w:r>
    </w:p>
    <w:p>
      <w:pPr>
        <w:pStyle w:val="ListBullet"/>
        <w:ind w:left="360"/>
      </w:pPr>
      <w:r>
        <w:t>populateCountCatFilter() — Populates category &lt;select&gt; from active catalog.</w:t>
      </w:r>
    </w:p>
    <w:p>
      <w:pPr>
        <w:pStyle w:val="ListBullet"/>
        <w:ind w:left="360"/>
      </w:pPr>
      <w:r>
        <w:t>sanitizeCount(input) — Strips non-numeric characters (allows one decimal).</w:t>
      </w:r>
    </w:p>
    <w:p>
      <w:pPr>
        <w:pStyle w:val="ListBullet"/>
        <w:ind w:left="360"/>
      </w:pPr>
      <w:r>
        <w:t>pasteSanitize(e) — Prevents pasting non-numeric characters.</w:t>
      </w:r>
    </w:p>
    <w:p>
      <w:pPr>
        <w:pStyle w:val="ListBullet"/>
        <w:ind w:left="360"/>
      </w:pPr>
      <w:r>
        <w:t>handleKey(e, input) — Tab/Enter moves down, Shift+Tab/Shift+Enter moves up, Arrow keys navigate; scrolls focused row into view.</w:t>
      </w:r>
    </w:p>
    <w:p>
      <w:pPr>
        <w:pStyle w:val="ListBullet"/>
        <w:ind w:left="360"/>
      </w:pPr>
      <w:r>
        <w:t>setCount(input) — Updates counts[item_name], updates row styling (ok/shortage), calls updateProgress().</w:t>
      </w:r>
    </w:p>
    <w:p>
      <w:pPr>
        <w:pStyle w:val="ListBullet"/>
        <w:ind w:left="360"/>
      </w:pPr>
      <w:r>
        <w:t>updateProgress() — Updates progress pill "X / total".</w:t>
      </w:r>
    </w:p>
    <w:p>
      <w:pPr>
        <w:pStyle w:val="ListBullet"/>
        <w:ind w:left="360"/>
      </w:pPr>
      <w:r>
        <w:t>clearCounts() — Resets counts = {}, clears all inputs, resets localStorage ag_counts.</w:t>
      </w:r>
    </w:p>
    <w:p>
      <w:pPr>
        <w:pStyle w:val="ListBullet"/>
        <w:ind w:left="360"/>
      </w:pPr>
      <w:r>
        <w:t xml:space="preserve">onWeekChange() — </w:t>
      </w:r>
      <w:del w:id="208" w:author="Claude" w:date="2026-05-06T00:00:00Z">
        <w:r>
          <w:delText>Clears counts, calls loadSavedCounts(newDate) then loadRecentUsage().</w:delText>
        </w:r>
      </w:del>
      <w:del w:id="221" w:author="Claude" w:date="2026-06-06T00:00:00Z">
        <w:r>
          <w:delText>async. Clears counts. For past dates, awaits loadSavedCounts() and sets viewOnlyMode=true only if saved rows exist; today always stays editable. Calls loadRecentUsage().</w:delText>
        </w:r>
      </w:del>
      <w:ins w:id="222" w:author="Claude" w:date="2026-06-06T00:00:00Z">
        <w:r>
          <w:t xml:space="preserve">async. Clears counts. For any past date, sets viewOnlyMode=true immediately, then awaits loadSavedCounts() and updates the banner message (“no saved counts yet” vs “saved counts loaded”). Today always stays editable. Calls loadRecentUsage().</w:t>
        </w:r>
      </w:ins>
    </w:p>
    <w:p>
      <w:pPr>
        <w:pStyle w:val="ListBullet"/>
        <w:ind w:left="360"/>
      </w:pPr>
      <w:r>
        <w:t xml:space="preserve">loadSavedCounts(weekDate) — </w:t>
      </w:r>
      <w:del w:id="210" w:author="Claude" w:date="2026-05-06T00:00:00Z">
        <w:r>
          <w:delText>GET /inventory_counts?week_date=eq.{date}; merges into counts dict; re-renders count form.</w:delText>
        </w:r>
      </w:del>
      <w:del w:id="223" w:author="Claude" w:date="2026-06-06T00:00:00Z">
        <w:r>
          <w:delText xml:space="preserve">GET /inventory_counts?week_date=eq.{date}; merges into counts dict; re-renders; returns true if rows found, false if none (used by onWeekChange to determine viewOnlyMode).</w:delText>
        </w:r>
      </w:del>
      <w:ins w:id="224" w:author="Claude" w:date="2026-06-06T00:00:00Z">
        <w:r>
          <w:t xml:space="preserve">GET /inventory_counts?week_date=eq.{date}; merges into counts dict; re-renders; returns true if rows found, false if none. Return value used by onWeekChange only to set the banner message, not to control viewOnlyMode (all past dates are always locked).</w:t>
        </w:r>
      </w:ins>
      <w:r>
        <w:t/>
      </w:r>
    </w:p>
    <w:p>
      <w:pPr>
        <w:pStyle w:val="ListBullet"/>
        <w:ind w:left="360"/>
      </w:pPr>
      <w:ins w:id="212" w:author="Claude" w:date="2026-05-06T00:00:00Z">
        <w:r>
          <w:t>applyDateMode() — shows/hides the view-only-banner and save-bar; enables/disables all .count-input elements based on viewOnlyMode flag.</w:t>
        </w:r>
      </w:ins>
    </w:p>
    <w:p>
      <w:pPr>
        <w:pStyle w:val="ListBullet"/>
        <w:ind w:left="360"/>
      </w:pPr>
      <w:del w:id="225" w:author="Claude" w:date="2026-06-06T00:00:00Z">
        <w:r>
          <w:delText>unlockForEdit() — sets viewOnlyMode=false, calls applyDateMode(), shows toast. Allows staff to correct already-saved counts for a past date without switching dates.</w:delText>
        </w:r>
      </w:del>
      <w:ins w:id="226" w:author="Claude" w:date="2026-06-06T00:00:00Z">
        <w:r>
          <w:t xml:space="preserve">unlockForEdit() — sets viewOnlyMode=false, calls applyDateMode(), shows toast. Triggered for any past date (with or without saved data) to enter a backfill or correct existing counts.</w:t>
        </w:r>
      </w:ins>
    </w:p>
    <w:p>
      <w:pPr>
        <w:pStyle w:val="ListBullet"/>
        <w:ind w:left="360"/>
      </w:pPr>
      <w:r>
        <w:t>orderCases(item) — Returns Math.ceil(Math.max(item.par - (counts[item.name] ?? 0), 0) / item.units_case); returns 0 if no shortage.</w:t>
      </w:r>
    </w:p>
    <w:p>
      <w:pPr>
        <w:pStyle w:val="Heading2"/>
      </w:pPr>
      <w:r>
        <w:rPr>
          <w:color w:val="1A3A5C"/>
        </w:rPr>
        <w:t>5.3 Save</w:t>
      </w:r>
    </w:p>
    <w:p>
      <w:pPr>
        <w:pStyle w:val="ListBullet"/>
        <w:ind w:left="360"/>
      </w:pPr>
      <w:r>
        <w:t xml:space="preserve">saveCounts() — </w:t>
      </w:r>
      <w:ins w:id="214" w:author="Claude" w:date="2026-05-06T00:00:00Z">
        <w:r>
          <w:t xml:space="preserve">Works for today or any past date (including unlocked past dates). </w:t>
        </w:r>
      </w:ins>
      <w:r>
        <w:t>Builds row array from catalogData × counts; DELETE /inventory_counts?week_date=eq.{date}; POST batches of 50; updates badge; shows toast.</w:t>
      </w:r>
    </w:p>
    <w:p>
      <w:pPr>
        <w:pStyle w:val="Heading2"/>
      </w:pPr>
      <w:r>
        <w:rPr>
          <w:color w:val="1A3A5C"/>
        </w:rPr>
        <w:t>5.4 Orders (PO) Tab Functions</w:t>
      </w:r>
    </w:p>
    <w:p>
      <w:pPr>
        <w:pStyle w:val="ListBullet"/>
        <w:ind w:left="360"/>
      </w:pPr>
      <w:r>
        <w:t>renderPO() — Groups _activeInventory by vendor for items with orderCases &gt; 0; renders vendor cards; calculates vendor totals; populates vendor filter.</w:t>
      </w:r>
    </w:p>
    <w:p>
      <w:pPr>
        <w:pStyle w:val="ListBullet"/>
        <w:ind w:left="360"/>
      </w:pPr>
      <w:r>
        <w:t>downloadCSV() — Builds CSV string from visible PO rows (vendor, item, pack, unit, PAR, count, order cases, price/case, total); triggers download.</w:t>
      </w:r>
    </w:p>
    <w:p>
      <w:pPr>
        <w:pStyle w:val="ListBullet"/>
        <w:ind w:left="360"/>
      </w:pPr>
      <w:r>
        <w:t>downloadCSV() — Builds CSV string from visible PO rows (vendor, item, pack, unit, PAR, count, order cases, price/case, total); triggers download.</w:t>
      </w:r>
    </w:p>
    <w:p>
      <w:pPr>
        <w:pStyle w:val="Heading2"/>
      </w:pPr>
      <w:r>
        <w:rPr>
          <w:color w:val="1A3A5C"/>
        </w:rPr>
        <w:t>5.5 Summary Tab</w:t>
      </w:r>
    </w:p>
    <w:p>
      <w:pPr>
        <w:pStyle w:val="ListBullet"/>
        <w:ind w:left="360"/>
      </w:pPr>
      <w:r>
        <w:t>renderSummary() — Counts items in counts that are below PAR; sums estimated order cost; renders summary cards and vendor breakdown table.</w:t>
      </w:r>
    </w:p>
    <w:p>
      <w:pPr>
        <w:pStyle w:val="Heading2"/>
      </w:pPr>
      <w:r>
        <w:rPr>
          <w:color w:val="1A3A5C"/>
        </w:rPr>
        <w:t>5.6 History Tab Functions</w:t>
      </w:r>
    </w:p>
    <w:p>
      <w:pPr>
        <w:pStyle w:val="ListBullet"/>
        <w:ind w:left="360"/>
      </w:pPr>
      <w:r>
        <w:t>loadHistory() — GET /inventory_counts with date range + optional item name filter; calls populateHistoryFilters() + applyHistoryFilters().</w:t>
      </w:r>
    </w:p>
    <w:p>
      <w:pPr>
        <w:pStyle w:val="ListBullet"/>
        <w:ind w:left="360"/>
      </w:pPr>
      <w:r>
        <w:t>populateHistoryFilters(data) — Populates category and vendor filter dropdowns from loaded data.</w:t>
      </w:r>
    </w:p>
    <w:p>
      <w:pPr>
        <w:pStyle w:val="ListBullet"/>
        <w:ind w:left="360"/>
      </w:pPr>
      <w:r>
        <w:t>applyHistoryFilters() — Filters window._histData by category/vendor/shortage; sorts; calls renderHistoryTable().</w:t>
      </w:r>
    </w:p>
    <w:p>
      <w:pPr>
        <w:pStyle w:val="ListBullet"/>
        <w:ind w:left="360"/>
      </w:pPr>
      <w:r>
        <w:t>renderHistoryTable(data) — Renders scrollable table; calculates 4-week average shortage per item from data; shows color-coded shortage cells.</w:t>
      </w:r>
    </w:p>
    <w:p>
      <w:pPr>
        <w:pStyle w:val="ListBullet"/>
        <w:ind w:left="360"/>
      </w:pPr>
      <w:r>
        <w:t>downloadHistory() — CSV export of filtered history rows.</w:t>
      </w:r>
    </w:p>
    <w:p>
      <w:pPr>
        <w:pStyle w:val="Heading2"/>
      </w:pPr>
      <w:r>
        <w:rPr>
          <w:color w:val="1A3A5C"/>
        </w:rPr>
        <w:t>5.7 Catalog Tab Functions</w:t>
      </w:r>
    </w:p>
    <w:p>
      <w:pPr>
        <w:pStyle w:val="ListBullet"/>
        <w:ind w:left="360"/>
      </w:pPr>
      <w:r>
        <w:t>loadCatalog() — GET /catalog; sets catalogData; calls renderCatalog().</w:t>
      </w:r>
    </w:p>
    <w:p>
      <w:pPr>
        <w:pStyle w:val="ListBullet"/>
        <w:ind w:left="360"/>
      </w:pPr>
      <w:r>
        <w:t>renderCatalog() — Filter by vendor/search/inactive toggle; sort; group by category; render full catalog grid rows with all columns.</w:t>
      </w:r>
    </w:p>
    <w:p>
      <w:pPr>
        <w:pStyle w:val="ListBullet"/>
        <w:ind w:left="360"/>
      </w:pPr>
      <w:r>
        <w:t>toggleActive(id, current) — PATCH /catalog?id=eq.{id} with {active: !current}; updates local catalogData; re-renders; refreshes Count tab if active.</w:t>
      </w:r>
    </w:p>
    <w:p>
      <w:pPr>
        <w:pStyle w:val="ListBullet"/>
        <w:ind w:left="360"/>
      </w:pPr>
      <w:r>
        <w:t>moveItem(id, direction) — Finds adjacent item in same category; swaps item_order; PATCHes both to Supabase; re-renders catalog.</w:t>
      </w:r>
    </w:p>
    <w:p>
      <w:pPr>
        <w:pStyle w:val="ListBullet"/>
        <w:ind w:left="360"/>
      </w:pPr>
      <w:r>
        <w:t>printCatalog() — Generates styled HTML in new window with active items only, grouped by category; triggers print dialog.</w:t>
      </w:r>
    </w:p>
    <w:p>
      <w:pPr>
        <w:pStyle w:val="Heading2"/>
      </w:pPr>
      <w:r>
        <w:rPr>
          <w:color w:val="1A3A5C"/>
        </w:rPr>
        <w:t>5.8 Modal Functions</w:t>
      </w:r>
    </w:p>
    <w:p>
      <w:pPr>
        <w:pStyle w:val="ListBullet"/>
        <w:ind w:left="360"/>
      </w:pPr>
      <w:r>
        <w:t>openAddModal() — Clears form fields, sets editingId = null, populates category dropdown, shows #modal-overlay.</w:t>
      </w:r>
    </w:p>
    <w:p>
      <w:pPr>
        <w:pStyle w:val="ListBullet"/>
        <w:ind w:left="360"/>
      </w:pPr>
      <w:r>
        <w:t>openEditModal(id) — Finds item in catalogData; populates form with item data; sets editingId; shows modal.</w:t>
      </w:r>
    </w:p>
    <w:p>
      <w:pPr>
        <w:pStyle w:val="ListBullet"/>
        <w:ind w:left="360"/>
      </w:pPr>
      <w:r>
        <w:t>closeModal() — Hides #modal-overlay; sets editingId = null.</w:t>
      </w:r>
    </w:p>
    <w:p>
      <w:pPr>
        <w:pStyle w:val="ListBullet"/>
        <w:ind w:left="360"/>
      </w:pPr>
      <w:r>
        <w:t>populateCatDropdown(selected) — Fills category &lt;select&gt; with unique sorted categories from catalogData.</w:t>
      </w:r>
    </w:p>
    <w:p>
      <w:pPr>
        <w:pStyle w:val="ListBullet"/>
        <w:ind w:left="360"/>
      </w:pPr>
      <w:r>
        <w:t>toggleNewCat() — Toggles between category dropdown and free-text new category input.</w:t>
      </w:r>
    </w:p>
    <w:p>
      <w:pPr>
        <w:pStyle w:val="ListBullet"/>
        <w:ind w:left="360"/>
      </w:pPr>
      <w:r>
        <w:t>saveItem() — Validates Name, Category, and Vendor (all required); checks for duplicate names; builds payload; POST (add) or PATCH (edit) to /catalog; if name changed, cascades PATCH to /inventory_counts?item_name=eq.{old}; updates local state; closes modal; re-renders.</w:t>
      </w:r>
    </w:p>
    <w:p>
      <w:pPr>
        <w:pStyle w:val="ListBullet"/>
        <w:ind w:left="360"/>
      </w:pPr>
      <w:r>
        <w:t>showModalErr(msg) — Shows red error message in modal.</w:t>
      </w:r>
    </w:p>
    <w:p>
      <w:pPr>
        <w:pStyle w:val="Heading2"/>
      </w:pPr>
      <w:r>
        <w:rPr>
          <w:color w:val="1A3A5C"/>
        </w:rPr>
        <w:t>5.9 Usage Functions</w:t>
      </w:r>
    </w:p>
    <w:p>
      <w:pPr>
        <w:pStyle w:val="ListBullet"/>
        <w:ind w:left="360"/>
      </w:pPr>
      <w:r>
        <w:t>loadRecentUsage() — GET /inventory_counts?week_date=lte.{current}&amp;order=week_date.desc&amp;limit=700; groups into week buckets; takes 2 most recent week pairs; calculates usage (prev_count - current_count for each item); stores in usageData.weeks.</w:t>
      </w:r>
    </w:p>
    <w:p>
      <w:pPr>
        <w:pStyle w:val="ListBullet"/>
        <w:ind w:left="360"/>
      </w:pPr>
      <w:r>
        <w:t>buildUsageCols(itemName) — Returns HTML for 2 usage columns in count row; shows usage value or "—".</w:t>
      </w:r>
    </w:p>
    <w:p>
      <w:pPr>
        <w:pStyle w:val="ListBullet"/>
        <w:ind w:left="360"/>
      </w:pPr>
      <w:r>
        <w:t>fmtDate(d) — Formats date as "M/D".</w:t>
      </w:r>
    </w:p>
    <w:p>
      <w:pPr>
        <w:pStyle w:val="Heading2"/>
      </w:pPr>
      <w:r>
        <w:rPr>
          <w:color w:val="1A3A5C"/>
        </w:rPr>
        <w:t>5.10 Utilities</w:t>
      </w:r>
    </w:p>
    <w:p>
      <w:pPr>
        <w:pStyle w:val="ListBullet"/>
        <w:ind w:left="360"/>
      </w:pPr>
      <w:r>
        <w:t>supaHeaders() — Returns { Content-Type, apikey, Authorization } headers for all Supabase fetch calls.</w:t>
      </w:r>
    </w:p>
    <w:p>
      <w:pPr>
        <w:pStyle w:val="ListBullet"/>
        <w:ind w:left="360"/>
      </w:pPr>
      <w:r>
        <w:t>updateBadge(state) — Sets sync badge to ok/err/saving/unsaved state.</w:t>
      </w:r>
    </w:p>
    <w:p>
      <w:pPr>
        <w:pStyle w:val="ListBullet"/>
        <w:ind w:left="360"/>
      </w:pPr>
      <w:r>
        <w:t>toast(msg, dur) — Shows bottom toast notification for dur ms (default 2200).</w:t>
      </w:r>
    </w:p>
    <w:p>
      <w:pPr>
        <w:pStyle w:val="Heading1"/>
      </w:pPr>
      <w:r>
        <w:rPr>
          <w:color w:val="1A3A5C"/>
        </w:rPr>
        <w:t>6. Supabase API Reference</w:t>
      </w:r>
    </w:p>
    <w:p>
      <w:r>
        <w:t>Base URL: read from config.js as window.SUPABASE_URL (set by GitHub Actions deploy workflow).</w:t>
      </w:r>
    </w:p>
    <w:p>
      <w:r>
        <w:t>Key: window.SUPABASE_KEY (anon key — row-level security must be configured in Supabase).</w:t>
      </w:r>
    </w:p>
    <w:p>
      <w:pPr>
        <w:pStyle w:val="Heading2"/>
      </w:pPr>
      <w:r>
        <w:rPr>
          <w:color w:val="1A3A5C"/>
        </w:rPr>
        <w:t>6.1 catalog table</w:t>
      </w:r>
    </w:p>
    <w:p>
      <w:pPr>
        <w:pStyle w:val="ListBullet"/>
        <w:ind w:left="360"/>
      </w:pPr>
      <w:r>
        <w:t>GET  /rest/v1/catalog?active=eq.true&amp;order=sort_order.asc,item_order.asc&amp;limit=500  — active items for Count tab</w:t>
      </w:r>
    </w:p>
    <w:p>
      <w:pPr>
        <w:pStyle w:val="ListBullet"/>
        <w:ind w:left="360"/>
      </w:pPr>
      <w:r>
        <w:t>GET  /rest/v1/catalog?order=sort_order.asc,item_order.asc&amp;limit=1000  — full catalog for Catalog tab</w:t>
      </w:r>
    </w:p>
    <w:p>
      <w:pPr>
        <w:pStyle w:val="ListBullet"/>
        <w:ind w:left="360"/>
      </w:pPr>
      <w:r>
        <w:t>POST /rest/v1/catalog  Prefer: return=representation  — add new item</w:t>
      </w:r>
    </w:p>
    <w:p>
      <w:pPr>
        <w:pStyle w:val="ListBullet"/>
        <w:ind w:left="360"/>
      </w:pPr>
      <w:r>
        <w:t>PATCH /rest/v1/catalog?id=eq.{id}  Prefer: return=representation  — edit item or toggle active</w:t>
      </w:r>
    </w:p>
    <w:p>
      <w:pPr>
        <w:pStyle w:val="Heading2"/>
      </w:pPr>
      <w:r>
        <w:rPr>
          <w:color w:val="1A3A5C"/>
        </w:rPr>
        <w:t>6.2 inventory_counts table</w:t>
      </w:r>
    </w:p>
    <w:p>
      <w:pPr>
        <w:pStyle w:val="ListBullet"/>
        <w:ind w:left="360"/>
      </w:pPr>
      <w:r>
        <w:t>GET  /rest/v1/inventory_counts?week_date=eq.{date}&amp;select=item_name,count_value,order_cases&amp;limit=500  — load saved week counts</w:t>
      </w:r>
    </w:p>
    <w:p>
      <w:pPr>
        <w:pStyle w:val="ListBullet"/>
        <w:ind w:left="360"/>
      </w:pPr>
      <w:r>
        <w:t>GET  /rest/v1/inventory_counts?week_date=gte.{from}&amp;week_date=lte.{to}&amp;order=week_date.desc&amp;limit=2000  — history range query</w:t>
      </w:r>
    </w:p>
    <w:p>
      <w:pPr>
        <w:pStyle w:val="ListBullet"/>
        <w:ind w:left="360"/>
      </w:pPr>
      <w:r>
        <w:t>GET  /rest/v1/inventory_counts?week_date=lte.{current}&amp;order=week_date.desc&amp;limit=700  — recent usage for 2-week columns</w:t>
      </w:r>
    </w:p>
    <w:p>
      <w:pPr>
        <w:pStyle w:val="ListBullet"/>
        <w:ind w:left="360"/>
      </w:pPr>
      <w:r>
        <w:t>DELETE /rest/v1/inventory_counts?week_date=eq.{date}  — clear existing rows before re-saving week</w:t>
      </w:r>
    </w:p>
    <w:p>
      <w:pPr>
        <w:pStyle w:val="ListBullet"/>
        <w:ind w:left="360"/>
      </w:pPr>
      <w:r>
        <w:t>POST /rest/v1/inventory_counts  Prefer: return=minimal  — save count rows (batches of 50)</w:t>
      </w:r>
    </w:p>
    <w:p>
      <w:pPr>
        <w:pStyle w:val="ListBullet"/>
        <w:ind w:left="360"/>
      </w:pPr>
      <w:r>
        <w:t>PATCH /rest/v1/inventory_counts?item_name=eq.{old_name}  — cascade rename when item name changes in catalog</w:t>
      </w:r>
    </w:p>
    <w:p>
      <w:pPr>
        <w:pStyle w:val="Heading1"/>
      </w:pPr>
      <w:r>
        <w:rPr>
          <w:color w:val="1A3A5C"/>
        </w:rPr>
        <w:t>7. Database Schema</w:t>
      </w:r>
    </w:p>
    <w:p>
      <w:pPr>
        <w:pStyle w:val="Heading2"/>
      </w:pPr>
      <w:r>
        <w:rPr>
          <w:color w:val="1A3A5C"/>
        </w:rPr>
        <w:t>7.1 catalog</w:t>
      </w:r>
    </w:p>
    <w:p>
      <w:r>
        <w:t>Supabase table: catalog</w:t>
      </w:r>
    </w:p>
    <w:p>
      <w:pPr>
        <w:ind w:left="576"/>
      </w:pPr>
      <w:r>
        <w:rPr>
          <w:rFonts w:ascii="Courier New" w:hAnsi="Courier New"/>
          <w:sz w:val="18"/>
        </w:rPr>
        <w:t>create table catalog (</w:t>
      </w:r>
    </w:p>
    <w:p>
      <w:pPr>
        <w:ind w:left="576"/>
      </w:pPr>
      <w:r>
        <w:rPr>
          <w:rFonts w:ascii="Courier New" w:hAnsi="Courier New"/>
          <w:sz w:val="18"/>
        </w:rPr>
        <w:t xml:space="preserve">  id          serial primary key,</w:t>
      </w:r>
    </w:p>
    <w:p>
      <w:pPr>
        <w:ind w:left="576"/>
      </w:pPr>
      <w:r>
        <w:rPr>
          <w:rFonts w:ascii="Courier New" w:hAnsi="Courier New"/>
          <w:sz w:val="18"/>
        </w:rPr>
        <w:t xml:space="preserve">  name        text not null unique,</w:t>
      </w:r>
    </w:p>
    <w:p>
      <w:pPr>
        <w:ind w:left="576"/>
      </w:pPr>
      <w:r>
        <w:rPr>
          <w:rFonts w:ascii="Courier New" w:hAnsi="Courier New"/>
          <w:sz w:val="18"/>
        </w:rPr>
        <w:t xml:space="preserve">  category    text not null,</w:t>
      </w:r>
    </w:p>
    <w:p>
      <w:pPr>
        <w:ind w:left="576"/>
      </w:pPr>
      <w:r>
        <w:rPr>
          <w:rFonts w:ascii="Courier New" w:hAnsi="Courier New"/>
          <w:sz w:val="18"/>
        </w:rPr>
        <w:t xml:space="preserve">  vendor      text,</w:t>
      </w:r>
    </w:p>
    <w:p>
      <w:pPr>
        <w:ind w:left="576"/>
      </w:pPr>
      <w:r>
        <w:rPr>
          <w:rFonts w:ascii="Courier New" w:hAnsi="Courier New"/>
          <w:sz w:val="18"/>
        </w:rPr>
        <w:t xml:space="preserve">  unit        text,</w:t>
      </w:r>
    </w:p>
    <w:p>
      <w:pPr>
        <w:ind w:left="576"/>
      </w:pPr>
      <w:r>
        <w:rPr>
          <w:rFonts w:ascii="Courier New" w:hAnsi="Courier New"/>
          <w:sz w:val="18"/>
        </w:rPr>
        <w:t xml:space="preserve">  par         numeric default 0,</w:t>
      </w:r>
    </w:p>
    <w:p>
      <w:pPr>
        <w:ind w:left="576"/>
      </w:pPr>
      <w:r>
        <w:rPr>
          <w:rFonts w:ascii="Courier New" w:hAnsi="Courier New"/>
          <w:sz w:val="18"/>
        </w:rPr>
        <w:t xml:space="preserve">  units_case  numeric default 1,</w:t>
      </w:r>
    </w:p>
    <w:p>
      <w:pPr>
        <w:ind w:left="576"/>
      </w:pPr>
      <w:r>
        <w:rPr>
          <w:rFonts w:ascii="Courier New" w:hAnsi="Courier New"/>
          <w:sz w:val="18"/>
        </w:rPr>
        <w:t xml:space="preserve">  price       numeric default 0,</w:t>
      </w:r>
    </w:p>
    <w:p>
      <w:pPr>
        <w:ind w:left="576"/>
      </w:pPr>
      <w:r>
        <w:rPr>
          <w:rFonts w:ascii="Courier New" w:hAnsi="Courier New"/>
          <w:sz w:val="18"/>
        </w:rPr>
        <w:t xml:space="preserve">  active      boolean not null default true,</w:t>
      </w:r>
    </w:p>
    <w:p>
      <w:pPr>
        <w:ind w:left="576"/>
      </w:pPr>
      <w:r>
        <w:rPr>
          <w:rFonts w:ascii="Courier New" w:hAnsi="Courier New"/>
          <w:sz w:val="18"/>
        </w:rPr>
        <w:t xml:space="preserve">  sku         text,</w:t>
      </w:r>
    </w:p>
    <w:p>
      <w:pPr>
        <w:ind w:left="576"/>
      </w:pPr>
      <w:r>
        <w:rPr>
          <w:rFonts w:ascii="Courier New" w:hAnsi="Courier New"/>
          <w:sz w:val="18"/>
        </w:rPr>
        <w:t xml:space="preserve">  pack        text,</w:t>
      </w:r>
    </w:p>
    <w:p>
      <w:pPr>
        <w:ind w:left="576"/>
      </w:pPr>
      <w:r>
        <w:rPr>
          <w:rFonts w:ascii="Courier New" w:hAnsi="Courier New"/>
          <w:sz w:val="18"/>
        </w:rPr>
        <w:t xml:space="preserve">  sort_order  integer default 99,</w:t>
      </w:r>
    </w:p>
    <w:p>
      <w:pPr>
        <w:ind w:left="576"/>
      </w:pPr>
      <w:r>
        <w:rPr>
          <w:rFonts w:ascii="Courier New" w:hAnsi="Courier New"/>
          <w:sz w:val="18"/>
        </w:rPr>
        <w:t xml:space="preserve">  item_order  integer default 0</w:t>
      </w:r>
    </w:p>
    <w:p>
      <w:pPr>
        <w:ind w:left="576"/>
      </w:pPr>
      <w:r>
        <w:rPr>
          <w:rFonts w:ascii="Courier New" w:hAnsi="Courier New"/>
          <w:sz w:val="18"/>
        </w:rPr>
        <w:t>);</w:t>
      </w:r>
    </w:p>
    <w:p>
      <w:r>
        <w:t>sort_order = category grouping order (Pastries=1, Bagels=2, … custom). item_order = position within category.</w:t>
      </w:r>
    </w:p>
    <w:p>
      <w:pPr>
        <w:pStyle w:val="Heading2"/>
      </w:pPr>
      <w:r>
        <w:rPr>
          <w:color w:val="1A3A5C"/>
        </w:rPr>
        <w:t>7.2 inventory_counts</w:t>
      </w:r>
    </w:p>
    <w:p>
      <w:r>
        <w:t>Supabase table: inventory_counts</w:t>
      </w:r>
    </w:p>
    <w:p>
      <w:pPr>
        <w:ind w:left="576"/>
      </w:pPr>
      <w:r>
        <w:rPr>
          <w:rFonts w:ascii="Courier New" w:hAnsi="Courier New"/>
          <w:sz w:val="18"/>
        </w:rPr>
        <w:t>create table inventory_counts (</w:t>
      </w:r>
    </w:p>
    <w:p>
      <w:pPr>
        <w:ind w:left="576"/>
      </w:pPr>
      <w:r>
        <w:rPr>
          <w:rFonts w:ascii="Courier New" w:hAnsi="Courier New"/>
          <w:sz w:val="18"/>
        </w:rPr>
        <w:t xml:space="preserve">  id             serial primary key,</w:t>
      </w:r>
    </w:p>
    <w:p>
      <w:pPr>
        <w:ind w:left="576"/>
      </w:pPr>
      <w:r>
        <w:rPr>
          <w:rFonts w:ascii="Courier New" w:hAnsi="Courier New"/>
          <w:sz w:val="18"/>
        </w:rPr>
        <w:t xml:space="preserve">  week_date      date not null,</w:t>
      </w:r>
    </w:p>
    <w:p>
      <w:pPr>
        <w:ind w:left="576"/>
      </w:pPr>
      <w:r>
        <w:rPr>
          <w:rFonts w:ascii="Courier New" w:hAnsi="Courier New"/>
          <w:sz w:val="18"/>
        </w:rPr>
        <w:t xml:space="preserve">  item_name      text not null,</w:t>
      </w:r>
    </w:p>
    <w:p>
      <w:pPr>
        <w:ind w:left="576"/>
      </w:pPr>
      <w:r>
        <w:rPr>
          <w:rFonts w:ascii="Courier New" w:hAnsi="Courier New"/>
          <w:sz w:val="18"/>
        </w:rPr>
        <w:t xml:space="preserve">  category       text,</w:t>
      </w:r>
    </w:p>
    <w:p>
      <w:pPr>
        <w:ind w:left="576"/>
      </w:pPr>
      <w:r>
        <w:rPr>
          <w:rFonts w:ascii="Courier New" w:hAnsi="Courier New"/>
          <w:sz w:val="18"/>
        </w:rPr>
        <w:t xml:space="preserve">  vendor         text,</w:t>
      </w:r>
    </w:p>
    <w:p>
      <w:pPr>
        <w:ind w:left="576"/>
      </w:pPr>
      <w:r>
        <w:rPr>
          <w:rFonts w:ascii="Courier New" w:hAnsi="Courier New"/>
          <w:sz w:val="18"/>
        </w:rPr>
        <w:t xml:space="preserve">  unit           text,</w:t>
      </w:r>
    </w:p>
    <w:p>
      <w:pPr>
        <w:ind w:left="576"/>
      </w:pPr>
      <w:r>
        <w:rPr>
          <w:rFonts w:ascii="Courier New" w:hAnsi="Courier New"/>
          <w:sz w:val="18"/>
        </w:rPr>
        <w:t xml:space="preserve">  par            numeric,</w:t>
      </w:r>
    </w:p>
    <w:p>
      <w:pPr>
        <w:ind w:left="576"/>
      </w:pPr>
      <w:r>
        <w:rPr>
          <w:rFonts w:ascii="Courier New" w:hAnsi="Courier New"/>
          <w:sz w:val="18"/>
        </w:rPr>
        <w:t xml:space="preserve">  count_value    numeric,</w:t>
      </w:r>
    </w:p>
    <w:p>
      <w:pPr>
        <w:ind w:left="576"/>
      </w:pPr>
      <w:r>
        <w:rPr>
          <w:rFonts w:ascii="Courier New" w:hAnsi="Courier New"/>
          <w:sz w:val="18"/>
        </w:rPr>
        <w:t xml:space="preserve">  order_cases    integer,</w:t>
      </w:r>
    </w:p>
    <w:p>
      <w:pPr>
        <w:ind w:left="576"/>
      </w:pPr>
      <w:r>
        <w:rPr>
          <w:rFonts w:ascii="Courier New" w:hAnsi="Courier New"/>
          <w:sz w:val="18"/>
        </w:rPr>
        <w:t xml:space="preserve">  shortage       numeric,</w:t>
      </w:r>
    </w:p>
    <w:p>
      <w:pPr>
        <w:ind w:left="576"/>
      </w:pPr>
      <w:r>
        <w:rPr>
          <w:rFonts w:ascii="Courier New" w:hAnsi="Courier New"/>
          <w:sz w:val="18"/>
        </w:rPr>
        <w:t xml:space="preserve">  price_per_case numeric,</w:t>
      </w:r>
    </w:p>
    <w:p>
      <w:pPr>
        <w:ind w:left="576"/>
      </w:pPr>
      <w:r>
        <w:rPr>
          <w:rFonts w:ascii="Courier New" w:hAnsi="Courier New"/>
          <w:sz w:val="18"/>
        </w:rPr>
        <w:t xml:space="preserve">  line_total     numeric,</w:t>
      </w:r>
    </w:p>
    <w:p>
      <w:pPr>
        <w:ind w:left="576"/>
      </w:pPr>
      <w:r>
        <w:rPr>
          <w:rFonts w:ascii="Courier New" w:hAnsi="Courier New"/>
          <w:sz w:val="18"/>
        </w:rPr>
        <w:t xml:space="preserve">  submitted_by   text,</w:t>
      </w:r>
    </w:p>
    <w:p>
      <w:pPr>
        <w:ind w:left="576"/>
      </w:pPr>
      <w:r>
        <w:rPr>
          <w:rFonts w:ascii="Courier New" w:hAnsi="Courier New"/>
          <w:sz w:val="18"/>
        </w:rPr>
        <w:t xml:space="preserve">  sku            text,</w:t>
      </w:r>
    </w:p>
    <w:p>
      <w:pPr>
        <w:ind w:left="576"/>
      </w:pPr>
      <w:r>
        <w:rPr>
          <w:rFonts w:ascii="Courier New" w:hAnsi="Courier New"/>
          <w:sz w:val="18"/>
        </w:rPr>
        <w:t xml:space="preserve">  created_at     timestamptz default now()</w:t>
      </w:r>
    </w:p>
    <w:p>
      <w:pPr>
        <w:ind w:left="576"/>
      </w:pPr>
      <w:r>
        <w:rPr>
          <w:rFonts w:ascii="Courier New" w:hAnsi="Courier New"/>
          <w:sz w:val="18"/>
        </w:rPr>
        <w:t>);</w:t>
      </w:r>
    </w:p>
    <w:p>
      <w:r>
        <w:t>Primary lookup key in practice: (week_date, item_name). Entire week is deleted and re-inserted on each save.</w:t>
      </w:r>
    </w:p>
    <w:p>
      <w:r>
        <w:t>Row Level Security: enable RLS and add allow_all policy (using (true) with check (true)).</w:t>
      </w:r>
    </w:p>
    <w:p>
      <w:pPr>
        <w:pStyle w:val="Heading1"/>
      </w:pPr>
      <w:r>
        <w:rPr>
          <w:color w:val="1A3A5C"/>
        </w:rPr>
        <w:t>8. localStorage Keys</w:t>
      </w:r>
    </w:p>
    <w:p>
      <w:pPr>
        <w:pStyle w:val="ListBullet"/>
        <w:ind w:left="360"/>
      </w:pPr>
      <w:r>
        <w:t>ag_role — 'staff' or 'manager' — set on login, cleared on sign-out</w:t>
      </w:r>
    </w:p>
    <w:p>
      <w:pPr>
        <w:pStyle w:val="ListBullet"/>
        <w:ind w:left="360"/>
      </w:pPr>
      <w:r>
        <w:t>ag_pin_hash — base64(PIN) — used by checkSession() to restore session without re-login</w:t>
      </w:r>
    </w:p>
    <w:p>
      <w:pPr>
        <w:pStyle w:val="ListBullet"/>
        <w:ind w:left="360"/>
      </w:pPr>
      <w:r>
        <w:t>ag_counts — JSON string of { item_name: count_value } — updated on every input change; loaded on initApp</w:t>
      </w:r>
    </w:p>
    <w:p>
      <w:pPr>
        <w:pStyle w:val="ListBullet"/>
        <w:ind w:left="360"/>
      </w:pPr>
      <w:r>
        <w:t xml:space="preserve">ag_week — </w:t>
      </w:r>
      <w:del w:id="215" w:author="Claude" w:date="2026-05-06T00:00:00Z">
        <w:r>
          <w:delText>ISO date string of selected week — restored on load</w:delText>
        </w:r>
      </w:del>
      <w:ins w:id="216" w:author="Claude" w:date="2026-05-06T00:00:00Z">
        <w:r>
          <w:t>ISO date string of selected week — written by onWeekChange() on every date switch; restored on load (today only)</w:t>
        </w:r>
      </w:ins>
      <w:r>
        <w:t/>
      </w:r>
    </w:p>
    <w:p>
      <w:pPr>
        <w:pStyle w:val="ListBullet"/>
        <w:ind w:left="360"/>
      </w:pPr>
      <w:r>
        <w:t>ag_staff — Staff member name string — persisted from name input field</w:t>
      </w:r>
    </w:p>
    <w:p>
      <w:pPr>
        <w:pStyle w:val="Heading1"/>
      </w:pPr>
      <w:r>
        <w:rPr>
          <w:color w:val="1A3A5C"/>
        </w:rPr>
        <w:t>9. External Services</w:t>
      </w:r>
    </w:p>
    <w:p>
      <w:pPr>
        <w:pStyle w:val="ListBullet"/>
        <w:ind w:left="360"/>
      </w:pPr>
      <w:r>
        <w:t>Supabase REST API — cloud database. All catalog and history reads/writes.</w:t>
      </w:r>
    </w:p>
    <w:p>
      <w:pPr>
        <w:pStyle w:val="ListBullet"/>
        <w:ind w:left="360"/>
      </w:pPr>
      <w:r>
        <w:t>No other external APIs in index.html. (Contrast with bakery.html which calls Square proxy.)</w:t>
      </w:r>
    </w:p>
    <w:p>
      <w:pPr>
        <w:pStyle w:val="ListBullet"/>
        <w:ind w:left="360"/>
      </w:pPr>
      <w:r>
        <w:t>Browser APIs: localStorage, fetch, Blob, URL.createObjectURL, window.open, navigator.clipboard</w:t>
      </w:r>
    </w:p>
    <w:p>
      <w:pPr>
        <w:pStyle w:val="Heading1"/>
      </w:pPr>
      <w:r>
        <w:rPr>
          <w:color w:val="1A3A5C"/>
        </w:rPr>
        <w:t>10. Layout &amp; CSS</w:t>
      </w:r>
    </w:p>
    <w:p>
      <w:pPr>
        <w:pStyle w:val="Heading2"/>
      </w:pPr>
      <w:r>
        <w:rPr>
          <w:color w:val="1A3A5C"/>
        </w:rPr>
        <w:t>10.1 Design Tokens (CSS Variables)</w:t>
      </w:r>
    </w:p>
    <w:p>
      <w:pPr>
        <w:pStyle w:val="ListBullet"/>
        <w:ind w:left="360"/>
      </w:pPr>
      <w:r>
        <w:t>--navy: #1a3a5c  — primary brand color (headers, labels, key text)</w:t>
      </w:r>
    </w:p>
    <w:p>
      <w:pPr>
        <w:pStyle w:val="ListBullet"/>
        <w:ind w:left="360"/>
      </w:pPr>
      <w:r>
        <w:t>--blue: #0066cc  — interactive elements, links, count inputs</w:t>
      </w:r>
    </w:p>
    <w:p>
      <w:pPr>
        <w:pStyle w:val="ListBullet"/>
        <w:ind w:left="360"/>
      </w:pPr>
      <w:r>
        <w:t>--red: #c0392b  — shortage indicators, errors</w:t>
      </w:r>
    </w:p>
    <w:p>
      <w:pPr>
        <w:pStyle w:val="ListBullet"/>
        <w:ind w:left="360"/>
      </w:pPr>
      <w:r>
        <w:t>--green: #27ae60 — ok state, confirmed, in-stock</w:t>
      </w:r>
    </w:p>
    <w:p>
      <w:pPr>
        <w:pStyle w:val="ListBullet"/>
        <w:ind w:left="360"/>
      </w:pPr>
      <w:r>
        <w:t>--orange: #e67e22 — warning, unsaved state</w:t>
      </w:r>
    </w:p>
    <w:p>
      <w:pPr>
        <w:pStyle w:val="ListBullet"/>
        <w:ind w:left="360"/>
      </w:pPr>
      <w:r>
        <w:t>--bg: #eef2f7  — page background</w:t>
      </w:r>
    </w:p>
    <w:p>
      <w:pPr>
        <w:pStyle w:val="ListBullet"/>
        <w:ind w:left="360"/>
      </w:pPr>
      <w:r>
        <w:t>--card: #fff  — card surfaces</w:t>
      </w:r>
    </w:p>
    <w:p>
      <w:pPr>
        <w:pStyle w:val="ListBullet"/>
        <w:ind w:left="360"/>
      </w:pPr>
      <w:r>
        <w:t>--border: #d0d8e0  — dividers and outlines</w:t>
      </w:r>
    </w:p>
    <w:p>
      <w:pPr>
        <w:pStyle w:val="ListBullet"/>
        <w:ind w:left="360"/>
      </w:pPr>
      <w:r>
        <w:t>--radius: 10px  — standard border-radius</w:t>
      </w:r>
    </w:p>
    <w:p>
      <w:pPr>
        <w:pStyle w:val="Heading2"/>
      </w:pPr>
      <w:r>
        <w:rPr>
          <w:color w:val="1A3A5C"/>
        </w:rPr>
        <w:t>10.2 Responsive Breakpoints</w:t>
      </w:r>
    </w:p>
    <w:p>
      <w:pPr>
        <w:pStyle w:val="ListBullet"/>
        <w:ind w:left="360"/>
      </w:pPr>
      <w:r>
        <w:t>Mobile (max-width: 599px): catalog hides SKU/Pack/Price columns (.hide-sm). Item count row is narrower.</w:t>
      </w:r>
    </w:p>
    <w:p>
      <w:pPr>
        <w:pStyle w:val="ListBullet"/>
        <w:ind w:left="360"/>
      </w:pPr>
      <w:r>
        <w:t>Desktop (min-width: 600px): full catalog grid visible with all columns.</w:t>
      </w:r>
    </w:p>
    <w:p>
      <w:pPr>
        <w:pStyle w:val="Heading2"/>
      </w:pPr>
      <w:r>
        <w:rPr>
          <w:color w:val="1A3A5C"/>
        </w:rPr>
        <w:t>10.3 Key CSS Classes</w:t>
      </w:r>
    </w:p>
    <w:p>
      <w:pPr>
        <w:pStyle w:val="ListBullet"/>
        <w:ind w:left="360"/>
      </w:pPr>
      <w:r>
        <w:t>.panel — main content panel (display:none by default; .active shows it)</w:t>
      </w:r>
    </w:p>
    <w:p>
      <w:pPr>
        <w:pStyle w:val="ListBullet"/>
        <w:ind w:left="360"/>
      </w:pPr>
      <w:r>
        <w:t>.item-row — count row grid: name, count input, order badge, usage cols</w:t>
      </w:r>
    </w:p>
    <w:p>
      <w:pPr>
        <w:pStyle w:val="ListBullet"/>
        <w:ind w:left="360"/>
      </w:pPr>
      <w:r>
        <w:t>.cat-group-hdr — blue category header row within count/catalog lists</w:t>
      </w:r>
    </w:p>
    <w:p>
      <w:pPr>
        <w:pStyle w:val="ListBullet"/>
        <w:ind w:left="360"/>
      </w:pPr>
      <w:r>
        <w:t>.count-input — number input for inventory count</w:t>
      </w:r>
    </w:p>
    <w:p>
      <w:pPr>
        <w:pStyle w:val="ListBullet"/>
        <w:ind w:left="360"/>
      </w:pPr>
      <w:r>
        <w:t>.order-badge — colored pill showing order status</w:t>
      </w:r>
    </w:p>
    <w:p>
      <w:pPr>
        <w:pStyle w:val="ListBullet"/>
        <w:ind w:left="360"/>
      </w:pPr>
      <w:r>
        <w:t>.po-card — purchase order card per vendor</w:t>
      </w:r>
    </w:p>
    <w:p>
      <w:pPr>
        <w:pStyle w:val="ListBullet"/>
        <w:ind w:left="360"/>
      </w:pPr>
      <w:r>
        <w:t>.hist-table — history results table with striped rows</w:t>
      </w:r>
    </w:p>
    <w:p>
      <w:pPr>
        <w:pStyle w:val="ListBullet"/>
        <w:ind w:left="360"/>
      </w:pPr>
      <w:r>
        <w:t>.save-bar — fixed bottom bar (z-index:200) with Save + View Orders buttons</w:t>
      </w:r>
    </w:p>
    <w:p>
      <w:pPr>
        <w:pStyle w:val="ListBullet"/>
        <w:ind w:left="360"/>
      </w:pPr>
      <w:r>
        <w:t>.sync-badge — header status indicator (Saved / Saving / Error / Unsaved)</w:t>
      </w:r>
    </w:p>
    <w:p>
      <w:pPr>
        <w:pStyle w:val="ListBullet"/>
        <w:ind w:left="360"/>
      </w:pPr>
      <w:r>
        <w:t>.modal-overlay / .modal-card — add/edit item modal</w:t>
      </w:r>
    </w:p>
    <w:p>
      <w:pPr>
        <w:pStyle w:val="Heading2"/>
      </w:pPr>
      <w:r>
        <w:rPr>
          <w:color w:val="1A3A5C"/>
        </w:rPr>
        <w:t>10.4 Print Mode</w:t>
      </w:r>
    </w:p>
    <w:p>
      <w:r>
        <w:t>@media print: hides header, tabs, save-bar, all panels except PO; removes vendor filter.</w:t>
      </w:r>
    </w:p>
    <w:p>
      <w:pPr>
        <w:pStyle w:val="Heading1"/>
      </w:pPr>
      <w:r>
        <w:rPr>
          <w:color w:val="1A3A5C"/>
        </w:rPr>
        <w:t>11. Deployment</w:t>
      </w:r>
    </w:p>
    <w:p>
      <w:pPr>
        <w:pStyle w:val="Heading2"/>
      </w:pPr>
      <w:r>
        <w:rPr>
          <w:color w:val="1A3A5C"/>
        </w:rPr>
        <w:t>11.1 GitHub Actions — deploy.yml</w:t>
      </w:r>
    </w:p>
    <w:p>
      <w:pPr>
        <w:pStyle w:val="ListBullet"/>
        <w:ind w:left="360"/>
      </w:pPr>
      <w:r>
        <w:t>Triggered on push to main branch, or manual workflow_dispatch.</w:t>
      </w:r>
    </w:p>
    <w:p>
      <w:pPr>
        <w:pStyle w:val="ListBullet"/>
        <w:ind w:left="360"/>
      </w:pPr>
      <w:r>
        <w:t>Generates config.js from SUPABASE_URL and SUPABASE_KEY GitHub Secrets.</w:t>
      </w:r>
    </w:p>
    <w:p>
      <w:pPr>
        <w:pStyle w:val="ListBullet"/>
        <w:ind w:left="360"/>
      </w:pPr>
      <w:r>
        <w:t>Publishes to gh-pages branch via peaceiris/actions-gh-pages@v4.</w:t>
      </w:r>
    </w:p>
    <w:p>
      <w:pPr>
        <w:pStyle w:val="ListBullet"/>
        <w:ind w:left="360"/>
      </w:pPr>
      <w:r>
        <w:t>Excludes: .github, README.md, Index.html (uppercase).</w:t>
      </w:r>
    </w:p>
    <w:p>
      <w:pPr>
        <w:pStyle w:val="Heading2"/>
      </w:pPr>
      <w:r>
        <w:rPr>
          <w:color w:val="1A3A5C"/>
        </w:rPr>
        <w:t>11.2 Repository</w:t>
      </w:r>
    </w:p>
    <w:p>
      <w:pPr>
        <w:pStyle w:val="ListBullet"/>
        <w:ind w:left="360"/>
      </w:pPr>
      <w:r>
        <w:t>GitHub repo: https://github.com/austingrind/austin-grind-inventory  (NOT AG-Bakery — that repo contains the bakery app only)</w:t>
      </w:r>
    </w:p>
    <w:p>
      <w:pPr>
        <w:pStyle w:val="ListBullet"/>
        <w:ind w:left="360"/>
      </w:pPr>
      <w:r>
        <w:t>Live URL: https://austingrind.github.io/austin-grind-inventory/</w:t>
      </w:r>
    </w:p>
    <w:p>
      <w:pPr>
        <w:pStyle w:val="ListBullet"/>
        <w:ind w:left="360"/>
      </w:pPr>
      <w:r>
        <w:t>index.html — Inventory app (this spec)</w:t>
      </w:r>
    </w:p>
    <w:p>
      <w:pPr>
        <w:pStyle w:val="ListBullet"/>
        <w:ind w:left="360"/>
      </w:pPr>
      <w:r>
        <w:t>config.js — Supabase credentials (gitignored; generated at deploy time)</w:t>
      </w:r>
    </w:p>
    <w:p>
      <w:pPr>
        <w:pStyle w:val="ListBullet"/>
        <w:ind w:left="360"/>
      </w:pPr>
      <w:r>
        <w:t>.github/workflows/deploy.yml — GitHub Pages deployment workflow</w:t>
      </w:r>
    </w:p>
    <w:p>
      <w:pPr>
        <w:pStyle w:val="Heading1"/>
      </w:pPr>
      <w:r>
        <w:rPr>
          <w:color w:val="1A3A5C"/>
        </w:rPr>
        <w:t>12. Key Design Decisions &amp; Warnings</w:t>
      </w:r>
    </w:p>
    <w:p>
      <w:pPr>
        <w:pStyle w:val="ListBullet"/>
        <w:ind w:left="360"/>
      </w:pPr>
      <w:r>
        <w:t>Single-file app: All HTML, CSS, and JS are in index.html. No build step, no npm, no frameworks.</w:t>
      </w:r>
    </w:p>
    <w:p>
      <w:pPr>
        <w:pStyle w:val="ListBullet"/>
        <w:ind w:left="360"/>
      </w:pPr>
      <w:r>
        <w:t>Delete-then-reinsert save pattern: saveCounts() deletes all rows for the week then re-inserts. This is intentional — it ensures a clean save regardless of which items changed.</w:t>
      </w:r>
    </w:p>
    <w:p>
      <w:pPr>
        <w:pStyle w:val="ListBullet"/>
        <w:ind w:left="360"/>
      </w:pPr>
      <w:r>
        <w:t>item_name is the join key between catalog and inventory_counts (not item ID). If an item is renamed, the app cascades the rename to inventory_counts via a PATCH call.</w:t>
      </w:r>
    </w:p>
    <w:p>
      <w:pPr>
        <w:pStyle w:val="ListBullet"/>
        <w:ind w:left="360"/>
      </w:pPr>
      <w:r>
        <w:t>sort_order controls category order; item_order controls item order within a category. Both must be maintained when adding or reordering items.</w:t>
      </w:r>
    </w:p>
    <w:p>
      <w:pPr>
        <w:pStyle w:val="ListBullet"/>
        <w:ind w:left="360"/>
      </w:pPr>
      <w:r>
        <w:t>Two separate catalog loads: loadCatalogForCount() loads active-only into _activeInventory for Count tab; loadCatalog() loads all items into catalogData for Catalog tab management.</w:t>
      </w:r>
    </w:p>
    <w:p>
      <w:pPr>
        <w:pStyle w:val="ListBullet"/>
        <w:ind w:left="360"/>
      </w:pPr>
      <w:r>
        <w:t>Usage columns show consumption between consecutive weeks, not the count itself. Formula: usage = prev_count + (prev_order_cases × units_case) − curr_count. This accounts for deliveries received between weeks.</w:t>
      </w:r>
    </w:p>
    <w:p>
      <w:pPr>
        <w:pStyle w:val="ListBullet"/>
        <w:ind w:left="360"/>
      </w:pPr>
      <w:r>
        <w:t>PIN security is intentionally lightweight — base64 is not encryption. This is appropriate for a local/internal tool but should not be relied on for sensitive data.</w:t>
      </w:r>
    </w:p>
    <w:p>
      <w:pPr>
        <w:pStyle w:val="ListBullet"/>
        <w:ind w:left="360"/>
      </w:pPr>
      <w:r>
        <w:t>WARNING: Do not rename a catalog item without understanding the cascade. The app PATCHes inventory_counts by item_name. If Supabase RLS blocks PATCH on inventory_counts, historical records will be orphaned under the old name.</w:t>
      </w:r>
    </w:p>
    <w:p>
      <w:pPr>
        <w:pStyle w:val="ListBullet"/>
        <w:ind w:left="360"/>
      </w:pPr>
      <w:r>
        <w:t>WARNING: units_case must not be 0 or null — orderCases() divides by it. Ensure catalog items always have units_case &gt;= 1.</w:t>
      </w:r>
    </w:p>
    <w:p/>
    <w:p>
      <w:r>
        <w:t>End of Inventory App Spec v1.0 — Austin Grind — May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